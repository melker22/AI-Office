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i/>
          <w:rPrChange w:id="1" w:author="Ada" w:date="2024-01-02T03:04:05Z">
            <w:rPr/>
          </w:rPrChange>
        </w:rPr>
        <w:t>A</w:t>
      </w:r>
      <w:del w:id="2" w:author="Ada" w:date="2024-01-02T03:04:06Z">
        <w:r>
          <w:rPr>
            <w:b/>
          </w:rPr>
          <w:delText>B</w:delText>
        </w:r>
      </w:del>
      <w:ins w:id="3" w:author="Ada" w:date="2024-01-02T03:04:07Z">
        <w:r>
          <w:t>C</w:t>
        </w:r>
      </w:ins>
    </w:p>
    <w:p>
      <w:r>
        <w:t>He</w:t>
      </w:r>
      <w:del w:id="4" w:author="Bob" w:date="2024-01-02T04:00:00Z">
        <w:r>
          <w:rPr>
            <w:b/>
          </w:rPr>
          <w:delText>l</w:delText>
        </w:r>
        <w:r>
          <w:delText>l</w:delText>
        </w:r>
      </w:del>
      <w:r>
        <w:t>o</w:t>
      </w:r>
    </w:p>
    <w:p>
      <w:r>
        <w:rPr>
          <w:rPrChange w:id="5" w:author="Cara" w:date="2024-01-02T05:00:00Z">
            <w:rPr>
              <w:b/>
            </w:rPr>
          </w:rPrChange>
        </w:rPr>
        <w:t>P</w:t>
      </w:r>
      <w:r>
        <w:t>lain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>
  <dc:title>Wave17 foreign revision fixture</dc:title>
</cp:coreProperties>
</file>
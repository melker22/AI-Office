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Hi </w:t>
      </w:r>
      <w:del w:id="1" w:author="Ada" w:date="2024-01-02T03:04:06Z">
        <w:fldSimple w:instr=" PAGE ">
          <w:r>
            <w:t>1</w:t>
          </w:r>
        </w:fldSimple>
      </w:del>
      <w:r>
        <w:t xml:space="preserve">there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Wave24</dc:title>
</cp:coreProperties>
</file>
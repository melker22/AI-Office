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ins w:id="10" w:author="Ana" w:date="2024-01-01T00:00:00Z">
        <w:r>
          <w:t>Dup1</w:t>
        </w:r>
      </w:ins>
      <w:ins w:id="11" w:author="Deb" w:date="2024-01-02T00:00:00Z">
        <w:r>
          <w:t>New1</w:t>
        </w:r>
      </w:ins>
    </w:p>
    <w:p>
      <w:ins w:id="20" w:author="Eve" w:date="2024-01-03T00:00:00Z">
        <w:r>
          <w:t>A</w:t>
        </w:r>
      </w:ins>
      <w:ins w:id="21" w:author="Fay" w:date="2024-01-04T00:00:00Z">
        <w:r>
          <w:t>B</w:t>
        </w:r>
      </w:ins>
      <w:ins w:id="22" w:author="Gus" w:date="2024-01-05T00:00:00Z">
        <w:r>
          <w:t>C</w:t>
        </w:r>
      </w:ins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
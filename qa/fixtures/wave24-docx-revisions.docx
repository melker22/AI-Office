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ins w:id="1" w:author="Ada" w:date="2024-01-02T03:04:07Z">
        <w:r>
          <w:t>Old</w:t>
        </w:r>
      </w:ins>
      <w:ins w:id="2" w:author="Bea" w:date="2024-06-01T00:00:00Z">
        <w:r>
          <w:t>New</w:t>
        </w:r>
      </w:ins>
      <w:r>
        <w:rPr>
          <w:b/>
          <w:rPrChange w:id="9" w:author="Cara" w:date="2024-07-01T00:00:00Z">
            <w:rPr/>
          </w:rPrChange>
        </w:rPr>
        <w:t>X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>
  <dc:title>Wave24</dc:title>
</cp:coreProperties>
</file>